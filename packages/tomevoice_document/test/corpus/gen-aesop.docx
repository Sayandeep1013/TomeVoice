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mc:Ignorable="w14 wp14">
  <w:body>
    <w:p w:rsidR="00C41A2E" w:rsidRDefault="00C41A2E" w:rsidP="00C41A2E">
      <w:pPr>
        <w:pStyle w:val="Title"/>
      </w:pPr>
      <w:r w:rsidRPr="00C41A2E">
        <w:t>Fables of Aesop</w:t>
      </w:r>
    </w:p>
    <w:p w:rsidR="00C41A2E" w:rsidRDefault="00C41A2E" w:rsidP="00C41A2E">
      <w:pPr>
        <w:pStyle w:val="Subtitle"/>
      </w:pPr>
      <w:r w:rsidRPr="00C41A2E">
        <w:t>Five fables, literally translated from the Greek</w:t>
      </w:r>
      <w:r>
        <w:rPr>
          <w:rStyle w:val="FootnoteReference"/>
        </w:rPr>
        <w:footnoteReference w:id="1"/>
      </w:r>
    </w:p>
    <w:p w:rsidR="00C41A2E" w:rsidRDefault="00C41A2E" w:rsidP="00C41A2E">
      <w:pPr>
        <w:pStyle w:val="Subtitle"/>
      </w:pPr>
      <w:r w:rsidRPr="00C41A2E">
        <w:t>Translated by the Rev. George Fyler Townsend</w:t>
      </w:r>
    </w:p>
    <w:sdt>
      <w:sdtPr>
        <w:id w:val="-1702544918"/>
        <w:docPartObj>
          <w:docPartGallery w:val="Table of Contents"/>
          <w:docPartUnique/>
        </w:docPartObj>
      </w:sdtPr>
      <w:sdtContent>
        <w:p w:rsidR="00C41A2E" w:rsidRDefault="00C41A2E" w:rsidP="00C41A2E">
          <w:pPr>
            <w:pStyle w:val="TOCHeading"/>
          </w:pPr>
          <w:r w:rsidRPr="00C41A2E">
            <w:t>Contents</w:t>
          </w:r>
        </w:p>
        <w:p w:rsidR="00C41A2E" w:rsidRDefault="00C41A2E" w:rsidP="00C41A2E">
          <w:pPr>
            <w:pStyle w:val="TOC1"/>
            <w:tabs>
              <w:tab w:val="right" w:leader="dot" w:pos="9016"/>
            </w:tabs>
            <w:rPr>
              <w:noProof/>
            </w:rPr>
          </w:pPr>
          <w:r>
            <w:fldChar w:fldCharType="begin"/>
          </w:r>
          <w:r>
            <w:instrText xml:space="preserve"> TOC \o "1-3" \h \z \u </w:instrText>
          </w:r>
          <w:r>
            <w:fldChar w:fldCharType="separate"/>
          </w:r>
          <w:hyperlink w:anchor="_Toc170000" w:history="1">
            <w:r w:rsidRPr="00C41A2E">
              <w:t>The Lion And The Mouse</w:t>
            </w:r>
            <w:r>
              <w:tab/>
            </w:r>
            <w:r>
              <w:fldChar w:fldCharType="begin"/>
            </w:r>
            <w:r>
              <w:instrText xml:space="preserve"> PAGEREF _Toc170000 \h </w:instrText>
            </w:r>
            <w:r>
              <w:fldChar w:fldCharType="separate"/>
            </w:r>
            <w:r>
              <w:t>2</w:t>
            </w:r>
            <w:r>
              <w:fldChar w:fldCharType="end"/>
            </w:r>
          </w:hyperlink>
        </w:p>
        <w:p w:rsidR="00C41A2E" w:rsidRDefault="00C41A2E" w:rsidP="00C41A2E">
          <w:pPr>
            <w:pStyle w:val="TOC1"/>
            <w:tabs>
              <w:tab w:val="right" w:leader="dot" w:pos="9016"/>
            </w:tabs>
            <w:rPr>
              <w:noProof/>
            </w:rPr>
          </w:pPr>
          <w:hyperlink w:anchor="_Toc170001" w:history="1">
            <w:r w:rsidRPr="00C41A2E">
              <w:t>The Wolf And The Lamb</w:t>
            </w:r>
            <w:r>
              <w:tab/>
            </w:r>
            <w:r>
              <w:fldChar w:fldCharType="begin"/>
            </w:r>
            <w:r>
              <w:instrText xml:space="preserve"> PAGEREF _Toc170001 \h </w:instrText>
            </w:r>
            <w:r>
              <w:fldChar w:fldCharType="separate"/>
            </w:r>
            <w:r>
              <w:t>3</w:t>
            </w:r>
            <w:r>
              <w:fldChar w:fldCharType="end"/>
            </w:r>
          </w:hyperlink>
        </w:p>
        <w:p w:rsidR="00C41A2E" w:rsidRDefault="00C41A2E" w:rsidP="00C41A2E">
          <w:pPr>
            <w:pStyle w:val="TOC1"/>
            <w:tabs>
              <w:tab w:val="right" w:leader="dot" w:pos="9016"/>
            </w:tabs>
            <w:rPr>
              <w:noProof/>
            </w:rPr>
          </w:pPr>
          <w:hyperlink w:anchor="_Toc170002" w:history="1">
            <w:r w:rsidRPr="00C41A2E">
              <w:t>The Ants and the Grasshopper</w:t>
            </w:r>
            <w:r>
              <w:tab/>
            </w:r>
            <w:r>
              <w:fldChar w:fldCharType="begin"/>
            </w:r>
            <w:r>
              <w:instrText xml:space="preserve"> PAGEREF _Toc170002 \h </w:instrText>
            </w:r>
            <w:r>
              <w:fldChar w:fldCharType="separate"/>
            </w:r>
            <w:r>
              <w:t>4</w:t>
            </w:r>
            <w:r>
              <w:fldChar w:fldCharType="end"/>
            </w:r>
          </w:hyperlink>
        </w:p>
        <w:p w:rsidR="00C41A2E" w:rsidRDefault="00C41A2E" w:rsidP="00C41A2E">
          <w:pPr>
            <w:pStyle w:val="TOC1"/>
            <w:tabs>
              <w:tab w:val="right" w:leader="dot" w:pos="9016"/>
            </w:tabs>
            <w:rPr>
              <w:noProof/>
            </w:rPr>
          </w:pPr>
          <w:hyperlink w:anchor="_Toc170003" w:history="1">
            <w:r w:rsidRPr="00C41A2E">
              <w:t>The Hare and the Tortoise</w:t>
            </w:r>
            <w:r>
              <w:tab/>
            </w:r>
            <w:r>
              <w:fldChar w:fldCharType="begin"/>
            </w:r>
            <w:r>
              <w:instrText xml:space="preserve"> PAGEREF _Toc170003 \h </w:instrText>
            </w:r>
            <w:r>
              <w:fldChar w:fldCharType="separate"/>
            </w:r>
            <w:r>
              <w:t>5</w:t>
            </w:r>
            <w:r>
              <w:fldChar w:fldCharType="end"/>
            </w:r>
          </w:hyperlink>
        </w:p>
        <w:p w:rsidR="00C41A2E" w:rsidRDefault="00C41A2E" w:rsidP="00C41A2E">
          <w:pPr>
            <w:pStyle w:val="TOC1"/>
            <w:tabs>
              <w:tab w:val="right" w:leader="dot" w:pos="9016"/>
            </w:tabs>
            <w:rPr>
              <w:noProof/>
            </w:rPr>
          </w:pPr>
          <w:hyperlink w:anchor="_Toc170004" w:history="1">
            <w:r w:rsidRPr="00C41A2E">
              <w:t>The Dog and the Shadow</w:t>
            </w:r>
            <w:r>
              <w:tab/>
            </w:r>
            <w:r>
              <w:fldChar w:fldCharType="begin"/>
            </w:r>
            <w:r>
              <w:instrText xml:space="preserve"> PAGEREF _Toc170004 \h </w:instrText>
            </w:r>
            <w:r>
              <w:fldChar w:fldCharType="separate"/>
            </w:r>
            <w:r>
              <w:t>6</w:t>
            </w:r>
            <w:r>
              <w:fldChar w:fldCharType="end"/>
            </w:r>
          </w:hyperlink>
        </w:p>
        <w:p w:rsidR="00C41A2E" w:rsidRDefault="00C41A2E" w:rsidP="00C41A2E">
          <w:r>
            <w:fldChar w:fldCharType="end"/>
          </w:r>
        </w:p>
      </w:sdtContent>
    </w:sdt>
    <w:p w:rsidR="00C41A2E" w:rsidRDefault="00C41A2E" w:rsidP="00C41A2E">
      <w:r>
        <w:br w:type="page"/>
      </w:r>
    </w:p>
    <w:p w:rsidR="00C41A2E" w:rsidRDefault="00C41A2E" w:rsidP="00C41A2E">
      <w:pPr>
        <w:pStyle w:val="Heading1"/>
      </w:pPr>
      <w:bookmarkStart w:id="0" w:name="_Toc170000"/>
      <w:r w:rsidRPr="00C41A2E">
        <w:t>The Lion And The Mouse</w:t>
      </w:r>
      <w:bookmarkEnd w:id="0"/>
    </w:p>
    <w:p w:rsidR="00C41A2E" w:rsidRDefault="00C41A2E" w:rsidP="00C41A2E">
      <w:pPr>
        <w:jc w:val="both"/>
      </w:pPr>
      <w:r w:rsidRPr="00C41A2E">
        <w:t xml:space="preserve">A LION was awakened from sleep by a Mouse running over his face. Rising up angrily, he caught him and was about to kill him, when the Mouse piteously entreated, saying: </w:t>
      </w:r>
      <w:r w:rsidRPr="007F3B10">
        <w:t xml:space="preserve">“If you would only spare my life, I would be sure to repay your kindness.” The Lion laughed and let him go. It happened shortly after this that the Lion was </w:t>
      </w:r>
      <w:r w:rsidRPr="00C41A2E">
        <w:t>caught by some hunters, who bound him by strong ropes to the ground. The Mouse, recognizing his roar, came and gnawed the rope with his teeth, and set him free, exclaiming:</w:t>
      </w:r>
    </w:p>
    <w:p w:rsidR="00C41A2E" w:rsidRDefault="00C41A2E" w:rsidP="00C41A2E">
      <w:pPr>
        <w:jc w:val="both"/>
      </w:pPr>
      <w:r w:rsidRPr="00C41A2E">
        <w:t xml:space="preserve">“You ridiculed the idea of my ever being able to help you, not </w:t>
      </w:r>
      <w:r w:rsidRPr="007F3B10">
        <w:t xml:space="preserve">expecting to receive from me any repayment of your favour; now you know </w:t>
      </w:r>
      <w:r w:rsidRPr="00C41A2E">
        <w:t>that it is possible for even a Mouse to confer benefits on a Lion.”</w:t>
      </w:r>
    </w:p>
    <w:p w:rsidR="00C41A2E" w:rsidRDefault="00C41A2E" w:rsidP="00C41A2E">
      <w:r>
        <w:br w:type="page"/>
      </w:r>
    </w:p>
    <w:p w:rsidR="00C41A2E" w:rsidRDefault="00C41A2E" w:rsidP="00C41A2E">
      <w:pPr>
        <w:pStyle w:val="Heading1"/>
      </w:pPr>
      <w:bookmarkStart w:id="1" w:name="_Toc170001"/>
      <w:r w:rsidRPr="00C41A2E">
        <w:t>The Wolf And The Lamb</w:t>
      </w:r>
      <w:bookmarkEnd w:id="1"/>
    </w:p>
    <w:p w:rsidR="00C41A2E" w:rsidRDefault="00C41A2E" w:rsidP="00C41A2E">
      <w:pPr>
        <w:jc w:val="both"/>
      </w:pPr>
      <w:r w:rsidRPr="00C41A2E">
        <w:t xml:space="preserve">WOLF, meeting with a Lamb astray from the fold, resolved not to lay violent hands on him, but to find some plea to justify to the Lamb the Wolf’s right to eat him. He thus addressed him: “Sirrah, last year you </w:t>
      </w:r>
      <w:del w:id="90" w:author="Editor" w:date="2024-05-01T10:00:00Z">
        <w:r>
          <w:delText>grossly</w:delText>
        </w:r>
      </w:del>
      <w:ins w:id="91" w:author="Editor" w:date="2024-05-01T10:00:00Z">
        <w:r>
          <w:t>sorely</w:t>
        </w:r>
      </w:ins>
      <w:r w:rsidRPr="00C41A2E">
        <w:t xml:space="preserve"> insulted me.” “Indeed,” bleated the Lamb in a mournful tone of voice, “I was not then born.” Then said the Wolf, “You feed in my pasture.” “No, good sir,” replied the Lamb, “I have not yet tasted grass.” Again said the Wolf, “You drink of my well.” “No,” exclaimed the Lamb, “I never yet drank water, for as yet my mother’s milk is both food and drink to me.” Upon which the Wolf seized him and ate him up, saying, “Well! I won’t remain supperless, even though you refute every one of my imputations.” The tyrant will always find a pretext for his tyranny.</w:t>
      </w:r>
      <w:r>
        <w:rPr>
          <w:vanish/>
        </w:rPr>
        <w:t xml:space="preserve"> [check this against the Greek]</w:t>
      </w:r>
    </w:p>
    <w:p w:rsidR="00C41A2E" w:rsidRDefault="00C41A2E" w:rsidP="00C41A2E">
      <w:r>
        <w:br w:type="page"/>
      </w:r>
    </w:p>
    <w:p w:rsidR="00C41A2E" w:rsidRDefault="00C41A2E" w:rsidP="00C41A2E">
      <w:pPr>
        <w:pStyle w:val="Heading1"/>
      </w:pPr>
      <w:bookmarkStart w:id="2" w:name="_Toc170002"/>
      <w:r w:rsidRPr="00C41A2E">
        <w:t>The Ants and the Grasshopper</w:t>
      </w:r>
      <w:bookmarkEnd w:id="2"/>
    </w:p>
    <w:p w:rsidR="00C41A2E" w:rsidRDefault="00C41A2E" w:rsidP="00C41A2E">
      <w:pPr>
        <w:jc w:val="both"/>
      </w:pPr>
      <w:r w:rsidRPr="00C41A2E">
        <w:t xml:space="preserve">THE ANTS were spending a fine winter’s day drying grain collected in the summertime. A Grasshopper, perishing with famine, passed by and earnestly begged for a </w:t>
      </w:r>
      <w:r w:rsidRPr="007F3B10">
        <w:t xml:space="preserve">little food. The Ants inquired of him, “Why did you not treasure up food during the summer?” He replied, “I had not leisure enough. I passed the </w:t>
      </w:r>
      <w:r w:rsidRPr="00C41A2E">
        <w:t>days in singing.” They then said in derision: “If you were foolish enough to sing all the summer, you must dance supperless to bed in the winter.”</w:t>
      </w:r>
      <w:r>
        <w:rPr>
          <w:rStyle w:val="EndnoteReference"/>
        </w:rPr>
        <w:endnoteReference w:id="1"/>
      </w:r>
    </w:p>
    <w:p w:rsidR="00C41A2E" w:rsidRDefault="00C41A2E" w:rsidP="00C41A2E">
      <w:r>
        <w:br w:type="page"/>
      </w:r>
    </w:p>
    <w:p w:rsidR="00C41A2E" w:rsidRDefault="00C41A2E" w:rsidP="00C41A2E">
      <w:pPr>
        <w:pStyle w:val="Heading1"/>
      </w:pPr>
      <w:bookmarkStart w:id="3" w:name="_Toc170003"/>
      <w:r w:rsidRPr="00C41A2E">
        <w:t>The Hare and the Tortoise</w:t>
      </w:r>
      <w:bookmarkEnd w:id="3"/>
    </w:p>
    <w:p w:rsidR="00C41A2E" w:rsidRDefault="00C41A2E" w:rsidP="00C41A2E">
      <w:pPr>
        <w:jc w:val="both"/>
      </w:pPr>
      <w:r>
        <mc:AlternateContent>
          <mc:Choice Requires="wps">
            <w:drawing>
              <wp:anchor distT="45720" distB="45720" distL="114300" distR="114300" simplePos="0" relativeHeight="251659264" behindDoc="0" locked="0" layoutInCell="1" allowOverlap="1">
                <wp:simplePos x="0" y="0"/>
                <wp:positionH relativeFrom="column">
                  <wp:posOffset>3810000</wp:posOffset>
                </wp:positionH>
                <wp:positionV relativeFrom="paragraph">
                  <wp:posOffset>0</wp:posOffset>
                </wp:positionV>
                <wp:extent cx="2360930" cy="1404620"/>
                <wp:effectExtent l="0" t="0" r="0" b="0"/>
                <wp:wrapSquare wrapText="bothSides"/>
                <wp:docPr id="1" name="Text Box 2"/>
                <wp:cNvGraphicFramePr/>
                <a:graphic>
                  <a:graphicData uri="http://schemas.microsoft.com/office/word/2010/wordprocessingShape">
                    <wps:wsp>
                      <wps:cNvSpPr txBox="1"/>
                      <wps:spPr/>
                      <wps:txbx>
                        <w:txbxContent>
                          <w:p w:rsidR="00C41A2E" w:rsidRDefault="00C41A2E" w:rsidP="00C41A2E">
                            <w:pPr>
                              <w:pStyle w:val="Quote"/>
                            </w:pPr>
                            <w:r w:rsidRPr="00C41A2E">
                              <w:rPr>
                                <w:i/>
                              </w:rPr>
                              <w:t>In some tellings the race is run between a fox and a snail.</w:t>
                            </w:r>
                          </w:p>
                        </w:txbxContent>
                      </wps:txbx>
                      <wps:bodyPr/>
                    </wps:wsp>
                  </a:graphicData>
                </a:graphic>
              </wp:anchor>
            </w:drawing>
          </mc:Choice>
          <mc:Fallback>
            <w:pict>
              <v:shape id="Text Box 2" type="#_x0000_t202">
                <v:textbox>
                  <w:txbxContent>
                    <w:p w:rsidR="00C41A2E" w:rsidRDefault="00C41A2E" w:rsidP="00C41A2E">
                      <w:pPr>
                        <w:pStyle w:val="Quote"/>
                      </w:pPr>
                      <w:r w:rsidRPr="00C41A2E">
                        <w:rPr>
                          <w:i/>
                        </w:rPr>
                        <w:t>In some tellings the race is run between a fox and a snail.</w:t>
                      </w:r>
                    </w:p>
                  </w:txbxContent>
                </v:textbox>
              </v:shape>
            </w:pict>
          </mc:Fallback>
        </mc:AlternateContent>
      </w:r>
      <w:r w:rsidRPr="00C41A2E">
        <w:t xml:space="preserve">A HARE one day ridiculed the short feet and slow pace of the Tortoise, who replied, laughing: “Though you be swift as the wind, I will beat you in a race.” The Hare, believing her assertion to be simply impossible, assented to </w:t>
      </w:r>
      <w:r w:rsidRPr="007F3B10">
        <w:t xml:space="preserve">the proposal; and they agreed that the Fox should choose the course and fix the goal. On the day appointed for the race the two started together. The Tortoise never for a moment stopped, but went on with a slow but steady pace </w:t>
      </w:r>
      <w:r w:rsidRPr="00C41A2E">
        <w:t>straight to the end of the course. The Hare, lying down by the wayside, fell fast asleep. At last waking up, and moving as fast as he could, he saw the Tortoise had reached the goal, and was comfortably dozing after her fatigue.</w:t>
      </w:r>
    </w:p>
    <w:p w:rsidR="00C41A2E" w:rsidRDefault="00C41A2E" w:rsidP="00C41A2E">
      <w:pPr>
        <w:ind w:left="720"/>
      </w:pPr>
      <w:r w:rsidRPr="00C41A2E">
        <w:rPr>
          <w:i/>
        </w:rPr>
        <w:t>Slow but steady wins the race.</w:t>
      </w:r>
    </w:p>
    <w:p w:rsidR="00C41A2E" w:rsidRDefault="00C41A2E" w:rsidP="00C41A2E">
      <w:r>
        <w:br w:type="page"/>
      </w:r>
    </w:p>
    <w:p w:rsidR="00C41A2E" w:rsidRDefault="00C41A2E" w:rsidP="00C41A2E">
      <w:pPr>
        <w:pStyle w:val="Heading1"/>
      </w:pPr>
      <w:bookmarkStart w:id="4" w:name="_Toc170004"/>
      <w:r w:rsidRPr="00C41A2E">
        <w:t>The Dog and the Shadow</w:t>
      </w:r>
      <w:bookmarkEnd w:id="4"/>
    </w:p>
    <w:p w:rsidR="00C41A2E" w:rsidRDefault="00C41A2E" w:rsidP="00C41A2E">
      <w:pPr>
        <w:jc w:val="both"/>
      </w:pPr>
      <w:r w:rsidRPr="00C41A2E">
        <w:t xml:space="preserve">A DOG, crossing a bridge over a stream with a piece of flesh in his mouth, saw his own shadow in the water and took it for that of </w:t>
      </w:r>
      <w:r w:rsidRPr="007F3B10">
        <w:t xml:space="preserve">another Dog, with a piece of meat double his own in size. He immediately let go of his own, and fiercely attacked the other Dog to get his larger </w:t>
      </w:r>
      <w:r w:rsidRPr="00C41A2E">
        <w:t>piece from him. He thus lost both: that which he grasped at in the water, because it was a shadow; and his own, because the stream swept it away.</w:t>
      </w:r>
    </w:p>
    <w:p w:rsidR="00C41A2E" w:rsidRDefault="00C41A2E" w:rsidP="00C41A2E">
      <w:r>
        <w:br w:type="page"/>
      </w:r>
    </w:p>
    <w:p w:rsidR="00C41A2E" w:rsidRDefault="00C41A2E" w:rsidP="00C41A2E">
      <w:pPr>
        <w:pStyle w:val="Heading1"/>
      </w:pPr>
      <w:r w:rsidRPr="00C41A2E">
        <w:t>The fables at a glance</w:t>
      </w:r>
    </w:p>
    <w:tbl>
      <w:tblPr>
        <w:tblStyle w:val="TableGrid"/>
        <w:tblW w:w="0" w:type="auto"/>
      </w:tblPr>
      <w:tblGrid>
        <w:gridCol w:w="4508"/>
        <w:gridCol w:w="4508"/>
      </w:tblGrid>
      <w:tr>
        <w:tc>
          <w:tcPr>
            <w:tcW w:w="4508" w:type="dxa"/>
          </w:tcPr>
          <w:p w:rsidR="00C41A2E" w:rsidRDefault="00C41A2E" w:rsidP="00C41A2E">
            <w:r w:rsidRPr="00C41A2E">
              <w:t>Fable</w:t>
            </w:r>
          </w:p>
        </w:tc>
        <w:tc>
          <w:tcPr>
            <w:tcW w:w="4508" w:type="dxa"/>
          </w:tcPr>
          <w:p w:rsidR="00C41A2E" w:rsidRDefault="00C41A2E" w:rsidP="00C41A2E">
            <w:r w:rsidRPr="00C41A2E">
              <w:t>Words</w:t>
            </w:r>
          </w:p>
        </w:tc>
      </w:tr>
      <w:tr>
        <w:tc>
          <w:tcPr>
            <w:tcW w:w="4508" w:type="dxa"/>
          </w:tcPr>
          <w:p w:rsidR="00C41A2E" w:rsidRDefault="00C41A2E" w:rsidP="00C41A2E">
            <w:r w:rsidRPr="00C41A2E">
              <w:t>The Lion And The Mouse</w:t>
            </w:r>
          </w:p>
        </w:tc>
        <w:tc>
          <w:tcPr>
            <w:tcW w:w="4508" w:type="dxa"/>
          </w:tcPr>
          <w:p w:rsidR="00C41A2E" w:rsidRDefault="00C41A2E" w:rsidP="00C41A2E">
            <w:r w:rsidRPr="00C41A2E">
              <w:t>133</w:t>
            </w:r>
          </w:p>
        </w:tc>
      </w:tr>
      <w:tr>
        <w:tc>
          <w:tcPr>
            <w:tcW w:w="4508" w:type="dxa"/>
          </w:tcPr>
          <w:p w:rsidR="00C41A2E" w:rsidRDefault="00C41A2E" w:rsidP="00C41A2E">
            <w:r w:rsidRPr="00C41A2E">
              <w:t>The Wolf And The Lamb</w:t>
            </w:r>
          </w:p>
        </w:tc>
        <w:tc>
          <w:tcPr>
            <w:tcW w:w="4508" w:type="dxa"/>
          </w:tcPr>
          <w:p w:rsidR="00C41A2E" w:rsidRDefault="00C41A2E" w:rsidP="00C41A2E">
            <w:r w:rsidRPr="00C41A2E">
              <w:t>146</w:t>
            </w:r>
          </w:p>
        </w:tc>
      </w:tr>
      <w:tr>
        <w:tc>
          <w:tcPr>
            <w:tcW w:w="4508" w:type="dxa"/>
          </w:tcPr>
          <w:p w:rsidR="00C41A2E" w:rsidRDefault="00C41A2E" w:rsidP="00C41A2E">
            <w:r w:rsidRPr="00C41A2E">
              <w:t>The Ants and the Grasshopper</w:t>
            </w:r>
          </w:p>
        </w:tc>
        <w:tc>
          <w:tcPr>
            <w:tcW w:w="4508" w:type="dxa"/>
          </w:tcPr>
          <w:p w:rsidR="00C41A2E" w:rsidRDefault="00C41A2E" w:rsidP="00C41A2E">
            <w:r w:rsidRPr="00C41A2E">
              <w:t>80</w:t>
            </w:r>
          </w:p>
        </w:tc>
      </w:tr>
      <w:tr>
        <w:tc>
          <w:tcPr>
            <w:tcW w:w="4508" w:type="dxa"/>
          </w:tcPr>
          <w:p w:rsidR="00C41A2E" w:rsidRDefault="00C41A2E" w:rsidP="00C41A2E">
            <w:r w:rsidRPr="00C41A2E">
              <w:t>The Hare and the Tortoise</w:t>
            </w:r>
          </w:p>
        </w:tc>
        <w:tc>
          <w:tcPr>
            <w:tcW w:w="4508" w:type="dxa"/>
          </w:tcPr>
          <w:p w:rsidR="00C41A2E" w:rsidRDefault="00C41A2E" w:rsidP="00C41A2E">
            <w:r w:rsidRPr="00C41A2E">
              <w:t>128</w:t>
            </w:r>
          </w:p>
        </w:tc>
      </w:tr>
      <w:tr>
        <w:tc>
          <w:tcPr>
            <w:tcW w:w="4508" w:type="dxa"/>
          </w:tcPr>
          <w:p w:rsidR="00C41A2E" w:rsidRDefault="00C41A2E" w:rsidP="00C41A2E">
            <w:r w:rsidRPr="00C41A2E">
              <w:t>The Dog and the Shadow</w:t>
            </w:r>
          </w:p>
        </w:tc>
        <w:tc>
          <w:tcPr>
            <w:tcW w:w="4508" w:type="dxa"/>
          </w:tcPr>
          <w:p w:rsidR="00C41A2E" w:rsidRDefault="00C41A2E" w:rsidP="00C41A2E">
            <w:r w:rsidRPr="00C41A2E">
              <w:t>87</w:t>
            </w:r>
          </w:p>
        </w:tc>
      </w:tr>
    </w:tbl>
    <w:p w:rsidR="00C41A2E" w:rsidRDefault="00C41A2E" w:rsidP="00C41A2E">
      <w:r w:rsidRPr="00C41A2E">
        <w:t>This selection was put together for listening tests. Its sources:</w:t>
      </w:r>
    </w:p>
    <w:p w:rsidR="00C41A2E" w:rsidRDefault="00C41A2E" w:rsidP="00C41A2E">
      <w:pPr>
        <w:pStyle w:val="ListParagraph"/>
        <w:numPr>
          <w:ilvl w:val="0"/>
          <w:numId w:val="1"/>
        </w:numPr>
      </w:pPr>
      <w:r w:rsidRPr="00C41A2E">
        <w:t>The fables, from Townsend’s translation of 1867.</w:t>
      </w:r>
    </w:p>
    <w:p w:rsidR="00C41A2E" w:rsidRDefault="00C41A2E" w:rsidP="00C41A2E">
      <w:pPr>
        <w:pStyle w:val="ListParagraph"/>
        <w:numPr>
          <w:ilvl w:val="0"/>
          <w:numId w:val="1"/>
        </w:numPr>
      </w:pPr>
      <w:r w:rsidRPr="00C41A2E">
        <w:t>The notes, written for this selection.</w:t>
      </w:r>
    </w:p>
    <w:sectPr w:rsidR="00C41A2E">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mc:Ignorable="w14 wp14">
  <w:endnote w:type="separator" w:id="-1">
    <w:p>
      <w:pPr>
        <w:spacing w:after="0" w:line="240" w:lineRule="auto"/>
      </w:pPr>
      <w:r>
        <w:separator/>
      </w:r>
    </w:p>
  </w:endnote>
  <w:endnote w:type="continuationSeparator" w:id="0">
    <w:p>
      <w:r>
        <w:continuationSeparator/>
      </w:r>
    </w:p>
  </w:endnote>
  <w:endnote w:id="1">
    <w:p>
      <w:pPr>
        <w:pStyle w:val="EndnoteText"/>
      </w:pPr>
      <w:r>
        <w:rPr>
          <w:rStyle w:val="EndnoteReference"/>
        </w:rPr>
        <w:endnoteRef/>
      </w:r>
      <w:r w:rsidRPr="00C41A2E">
        <w:t xml:space="preserve"> La Fontaine told the same story in verse, as the cicada and the ant.</w:t>
      </w:r>
    </w:p>
  </w:endnote>
</w:endnote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mc:Ignorable="w14 wp14">
  <w:p w:rsidR="00C41A2E" w:rsidRDefault="00C41A2E" w:rsidP="00C41A2E">
    <w:pPr>
      <w:pStyle w:val="Foo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mc:Ignorable="w14 wp14">
  <w:footnote w:type="separator" w:id="-1">
    <w:p>
      <w:pPr>
        <w:spacing w:after="0" w:line="240" w:lineRule="auto"/>
      </w:pPr>
      <w:r>
        <w:separator/>
      </w:r>
    </w:p>
  </w:footnote>
  <w:footnote w:type="continuationSeparator" w:id="0">
    <w:p>
      <w:r>
        <w:continuationSeparator/>
      </w:r>
    </w:p>
  </w:footnote>
  <w:footnote w:id="1">
    <w:p>
      <w:pPr>
        <w:pStyle w:val="FootnoteText"/>
      </w:pPr>
      <w:r>
        <w:rPr>
          <w:rStyle w:val="FootnoteReference"/>
        </w:rPr>
        <w:footnoteRef/>
      </w:r>
      <w:r w:rsidRPr="00C41A2E">
        <w:t xml:space="preserve"> Aesop is said to have been a slave on the island of Samos, some six hundred years before Christ.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mc:Ignorable="w14 wp14">
  <w:p w:rsidR="00C41A2E" w:rsidRDefault="00C41A2E" w:rsidP="00C41A2E">
    <w:pPr>
      <w:pStyle w:val="Header"/>
    </w:pPr>
    <w:r w:rsidRPr="00C41A2E">
      <w:t>Fables of Aesop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mc:Ignorable="w14 wp14">
  <w:abstractNum w:abstractNumId="0">
    <w:lvl w:ilvl="0">
      <w:start w:val="1"/>
      <w:numFmt w:val="bullet"/>
      <w:lvlText w:val=""/>
      <w:lvlJc w:val="left"/>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mc:Ignorable="w14 wp14">
  <w:zoom w:percent="100"/>
  <w:trackRevisions/>
  <w:defaultTabStop w:val="720"/>
  <w:characterSpacingControl w:val="doNotCompress"/>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mc:Ignorable="w14 wp14">
  <w:docDefaults>
    <w:rPrDefault>
      <w:rPr>
        <w:rFonts w:asciiTheme="minorHAnsi" w:hAnsiTheme="minorHAnsi"/>
        <w:sz w:val="22"/>
        <w:lang w:val="en-GB"/>
      </w:rPr>
    </w:rPrDefault>
  </w:docDefaults>
  <w:style w:type="paragraph" w:default="1" w:styleId="Normal">
    <w:name w:val="Normal"/>
    <w:qFormat/>
  </w:style>
  <w:style w:type="paragraph" w:styleId="Heading1">
    <w:name w:val="heading 1"/>
    <w:basedOn w:val="Normal"/>
    <w:next w:val="Normal"/>
    <w:qFormat/>
    <w:pPr>
      <w:keepNext/>
      <w:outlineLvl w:val="0"/>
    </w:pPr>
    <w:rPr>
      <w:sz w:val="32"/>
    </w:rPr>
  </w:style>
  <w:style w:type="paragraph" w:styleId="Title">
    <w:name w:val="Title"/>
    <w:basedOn w:val="Normal"/>
    <w:qFormat/>
    <w:rPr>
      <w:sz w:val="56"/>
    </w:rPr>
  </w:style>
  <w:style w:type="paragraph" w:styleId="Subtitle">
    <w:name w:val="Subtitle"/>
    <w:basedOn w:val="Normal"/>
    <w:qFormat/>
  </w:style>
  <w:style w:type="paragraph" w:styleId="Quote">
    <w:name w:val="Quote"/>
    <w:basedOn w:val="Normal"/>
    <w:qFormat/>
  </w:style>
  <w:style w:type="paragraph" w:styleId="ListParagraph">
    <w:name w:val="List Paragraph"/>
    <w:basedOn w:val="Normal"/>
    <w:qFormat/>
  </w:style>
  <w:style w:type="paragraph" w:styleId="TOCHeading">
    <w:name w:val="TOC Heading"/>
    <w:basedOn w:val="Heading1"/>
    <w:next w:val="Normal"/>
    <w:qFormat/>
    <w:pPr>
      <w:outlineLvl w:val="9"/>
    </w:pPr>
  </w:style>
  <w:style w:type="paragraph" w:styleId="TOC1">
    <w:name w:val="toc 1"/>
    <w:basedOn w:val="Normal"/>
    <w:next w:val="Normal"/>
    <w:autoRedefine/>
  </w:style>
  <w:style w:type="paragraph" w:styleId="FootnoteText">
    <w:name w:val="footnote text"/>
    <w:basedOn w:val="Normal"/>
  </w:style>
  <w:style w:type="character" w:styleId="FootnoteReference">
    <w:name w:val="footnote reference"/>
    <w:rPr>
      <w:vertAlign w:val="superscript"/>
    </w:rPr>
  </w:style>
  <w:style w:type="paragraph" w:styleId="EndnoteText">
    <w:name w:val="endnote text"/>
    <w:basedOn w:val="Normal"/>
  </w:style>
  <w:style w:type="character" w:styleId="EndnoteReference">
    <w:name w:val="endnote reference"/>
    <w:rPr>
      <w:vertAlign w:val="superscript"/>
    </w:rPr>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Template>Normal.dotm</Template>
  <TotalTime>12</TotalTime>
  <Pages>7</Pag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Fables of Aesop</dc:title>
  <dc:creator>Aesop</dc:creator>
  <cp:lastModifiedBy>Editor</cp:lastModifiedBy>
  <cp:revision>3</cp:revision>
  <dcterms:created xsi:type="dcterms:W3CDTF">2024-05-01T09:00:00Z</dcterms:created>
  <dcterms:modified xsi:type="dcterms:W3CDTF">2024-05-01T10:00:00Z</dcterms:modified>
</cp:coreProperties>
</file>